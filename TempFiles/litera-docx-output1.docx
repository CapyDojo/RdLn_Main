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STRICTLY PRIVATE AND CONFIDENTIAL In consideration of the Disclosing Party providing you with Confidential Information, you agree that all Unless expressly provided to the contrary in this Letter, a person who is not a party to this Letter has no right Affiliates or subsidiaries (“ Email:   eunice.tang@jll.com CMBS Properties ”)), (ii) the purchase, sale or origination by you or your</w:t>
      </w:r>
    </w:p>
    <w:p>
      <w:r>
        <w:t xml:space="preserve">Agreed and Accepted as of Confidential Information will be held and treated by you and you will direct your under the Contracts (Rights of Third Parties) Ordinance to enforce or to enjoy the benefits of any of its affiliates of (A) any security or debt instrument issued or held by the Disclosing Party or any of its Affiliates  Schedule   affiliates, and your and your</w:t>
      </w:r>
    </w:p>
    <w:p>
      <w:r>
        <w:t xml:space="preserve"> In the event that you or your Representatives are requested or required to disclose any Confidential affiliates' terms. Notwithstanding any term of this Letter, the consent of any person who is not a party to this Letter is or subsidiaries, (B) any debt instrument held by a third party which is collateralized by one or more of the the   First   respective   Date     directors, Written   officers,   employees,   agents   and   advisers   (including,   without   limitation,</w:t>
      </w:r>
    </w:p>
    <w:p>
      <w:r>
        <w:t xml:space="preserve">attorneys, accountants, consultants, valuers, banks and financial advisers) and Information by law, regulation or any regulatory or government authority or court order to or other legal CMBS Properties, or (C) any third party’s interest in one or more of the CMBS Properties, (iii) the trading Above: not required to rescind or vary this Letter at any time.  Summary report:   potential sources of capital (to the</w:t>
      </w:r>
    </w:p>
    <w:p>
      <w:r>
        <w:t xml:space="preserve">process which you or your Representatives (as the case may be) are subject, you or your Representatives (as of any debt instrument or equity investment that is currently owned by you or your affiliates or (iv) the extent   such   parties Litera Compare for Word 11.7.0.54 Document comparison done on   actually   receive   Confidential  The Properties   Information   from   you   or   at   your   direction,   collectively,</w:t>
      </w:r>
    </w:p>
    <w:p>
      <w:r>
        <w:t xml:space="preserve"> Name of Intending Tenderer: This Letter will be governed by and construed in accordance with the internal laws of Hong Kong Special  " the case may be) will to the extent reasonably practicable and permitted by law, the relevant regulation or trading of any debt instrument or equity investment for which you or your affiliate was/is the issuer; Representatives ") to hold and treat, in confidence and will not, except as hereinafter provided, without our  DLA Piper [DLA Piper4]   August 1,</w:t>
      </w:r>
    </w:p>
    <w:p>
      <w:r>
        <w:t xml:space="preserve">8/1/2025 7:33:01 PM</w:t>
      </w:r>
    </w:p>
    <w:p>
      <w:r>
        <w:t xml:space="preserve">Administrative Region of the People’s Republic of China ("Hong Kong") and may only be amended in provided, that you agree to comply with all applicable securities laws in conducting such transactions. 2025 05:34 PM</w:t>
      </w:r>
    </w:p>
    <w:p>
      <w:r>
        <w:t xml:space="preserve"> For and on behalf The Blackstone Group (HK) Limited prior written consent, be disclosed by you or your Representatives in any manner whatsoever, in whole or in court order to provide us with prompt notice (email being sufficient) of such request or requirement so that</w:t>
      </w:r>
    </w:p>
    <w:p>
      <w:r>
        <w:t xml:space="preserve">part, and will not be used by you or your Representatives other than in connection with your consideration of  Style name:   DLA Standard  Note to MRPL: similarly we have seen</w:t>
      </w:r>
    </w:p>
    <w:p>
      <w:r>
        <w:t xml:space="preserve">writing by the party to be charged. The parties hereto submit to the non-exclusive jurisdiction of the courts we may seek an appropriate protective order or waive compliance with the provisions of this Letter.  (I) (1) Shops Nos.1 and 2 on the Ground Floor of Star House, No.3 Salisbury Road, Kowloon, these carve-outs and qualification language</w:t>
      </w:r>
    </w:p>
    <w:p>
      <w:r>
        <w:t xml:space="preserve">Notwithstanding the foregoing, notice to the Disclosing Party shall not be required where disclosure is made the Transaction. of Hong Kong.  Intelligent Table Comparison: Hong Kong; and (2) Shop A on the Basement and Staircase No.13 on the Ground Floor of Star   You also agree to disclose Confidential Information only to your Representatives on a   Active</w:t>
      </w:r>
    </w:p>
    <w:p>
      <w:r>
        <w:t xml:space="preserve">From: from Blackstone. We are fine with it as they</w:t>
      </w:r>
    </w:p>
    <w:p>
      <w:r>
        <w:t xml:space="preserve">If the foregoing reflects your agreement, kindly sign and return the duplicate copy of this letter to us. need-to-know basis for purposes of your consideration of the Transaction. You further undertake to (i) in response to a request by a regulatory or self-regulatory authority and such request cannot be disclosed  Original filename: House, No.3 Salisbury Road, Kowloon, Hong Kong   Tender NDA (MRPL) 2025(50732825.2) - Ontra are not diminishing your rights under this</w:t>
      </w:r>
    </w:p>
    <w:p>
      <w:r>
        <w:t xml:space="preserve">The Disclosing Party will have no recourse against any of your or your affiliates' former, current or future  directprocure to the Disclosing Party due to prohibition by law, the relevant regulation or court order or (ii) in connection  R1.20250731.docx   all of your Representatives who are provided with any Confidential Information to comply with NDA. The intention is to allow BX to</w:t>
      </w:r>
    </w:p>
    <w:p>
      <w:r>
        <w:t xml:space="preserve">MCD Real Properties Limited as the registered owner of the Properties (as defined below) in the continue with their other businesses without</w:t>
      </w:r>
    </w:p>
    <w:p>
      <w:r>
        <w:t xml:space="preserve">general or limited partners, members, officers, employees or stockholders in connection with this Letter or all confidentiality and use terms and conditions of this Letter with a routine regulatory audit or examination by a bank examiner or auditor not specifying the Disclosing (II) Modified filename: (i)   Shop No.7 (including the Cockloft therein) on the Ground Floor, (ii) Shop No.8 (including   Tender NDA (MRPL) 2025(50732825.2) - Ontra ; provided, however, that you will not be responsible</w:t>
      </w:r>
    </w:p>
    <w:p>
      <w:r>
        <w:t xml:space="preserve">for any breach of this Letter by (a) any of your Representatives who is not a Transaction (as defined below)) Yours faithfully, the limitation of this NDA.</w:t>
      </w:r>
    </w:p>
    <w:p>
      <w:r>
        <w:t xml:space="preserve">Party or the Transaction. If a protective order or the receipt of a waiver is not obtained, and you or your otherwise arising out of a possible Transaction except as may be expressly set forth in the final, legally  R1.20250731 - DLA comments.docx the Cockloft therein) on the Ground Floor, (iii) Shop No.9 (including the Cockloft therein) on   general or limited partner, member,  DLA Piper [DLA Piper1]   August 1,</w:t>
      </w:r>
    </w:p>
    <w:p>
      <w:r>
        <w:t xml:space="preserve">director Representatives (as the case may be) binding definitive agreements. ,   officer   or , employee or stockholder or you   are, in the written opinion of your counsel, compelled to disclose   and   who has agreed in writing to be bound by the</w:t>
      </w:r>
    </w:p>
    <w:p>
      <w:r>
        <w:t xml:space="preserve">( confidentiality and use terms of this Letter orin favour of the Disclosing Party or (b) who has entered in a separate Confidential Information, you or your Representatives (as the case may be) may disclose that portion of the being the " Changes: the Ground Floor, (iv) Shop No.10 (including the Cockloft therein) on the Ground Floor, (v) 2025 05:22 PM</w:t>
      </w:r>
    </w:p>
    <w:p>
      <w:r>
        <w:t xml:space="preserve">Disclosing Party ")  Note to MRPL: we have seen this carve-out</w:t>
      </w:r>
    </w:p>
    <w:p>
      <w:r>
        <w:t xml:space="preserve">____________________________________  Add First Floor, (vi) Shop No.3 on the Ground Floor, (vii) Flat No.1 (including the Flat-roof 19 language being a standard inclusion from</w:t>
      </w:r>
    </w:p>
    <w:p>
      <w:r>
        <w:t xml:space="preserve">The Disclosing Party acknowledges that you are in the investment business and that you and your affiliates confidentiality agreement with the Disclosing Party in respect of the Transaction Confidential Information which your counsel advises that you or your Representatives (as the case may be)  Delete appurtenant thereto) on the Second Floor, (viii) Flat Roof No.6 on the Second Floor and (ix)   . 13 Blackstone in other transaction. This,</w:t>
      </w:r>
    </w:p>
    <w:p>
      <w:r>
        <w:t xml:space="preserve">may now or in the future evaluate, invest in (directly or indirectly, including providing financing to) or do are compelled to disclose. To the extent reasonably practicable and permitted by law, the relevant regulation Flat Roof No.8B on the Second Floor of Cheuk Ming Building, Nos.10, 12, 14, 16, 18, 20 and together with their above language of us</w:t>
      </w:r>
    </w:p>
    <w:p>
      <w:r>
        <w:t xml:space="preserve"> To: Notwithstanding the foregoing, the following will not constitute "Confidential Information" hereunder:  Move From   0</w:t>
      </w:r>
    </w:p>
    <w:p>
      <w:r>
        <w:t xml:space="preserve">or court order or other legal process, you and your Representatives agree to reasonably cooperate with us in business with competitors or potential competitors of the Disclosing Party, and that neither the execution of 22 Tsuen Wan Market Street and Nos.22, 24 and 26 Chuen Lung Street, Tsuen Wan, New being unable to have recourse against their</w:t>
      </w:r>
    </w:p>
    <w:p>
      <w:r>
        <w:t xml:space="preserve">any action brought by us at our sole cost and expense to obtain an appropriate protective order or other this Letter nor receipt of the Confidential Information is intended to or shall restrict or preclude such  Move To Territories, Hong Kongp Kong   0 non-director/officer/employee, effectively</w:t>
      </w:r>
    </w:p>
    <w:p>
      <w:r>
        <w:t xml:space="preserve">By: _______________________________ nullifies the Disclosing Party’s ability to</w:t>
      </w:r>
    </w:p>
    <w:p>
      <w:r>
        <w:t xml:space="preserve"> Name of Intending Tenderer: The Blackstone Group (HK) Limited (a) reliable assurance that confidential treatment will be accorded to the Confidential Information. activities.   information which was already in your or your Representatives' possession prior to our disclosure  Table Insert   0</w:t>
      </w:r>
    </w:p>
    <w:p>
      <w:r>
        <w:t xml:space="preserve"> MCD Real Properties Limited claim for loss from either Blackstone or</w:t>
      </w:r>
    </w:p>
    <w:p>
      <w:r>
        <w:t xml:space="preserve">their relevant Representative. We have</w:t>
      </w:r>
    </w:p>
    <w:p>
      <w:r>
        <w:t xml:space="preserve">Except as required by applicable law, regulation or, legal process, or internal procedures of the Disclosing Name: (III) of the same to you;  Table Delete The whole of First Floor and the Canopy appurtenant thereto (including the Staircase and   0</w:t>
      </w:r>
    </w:p>
    <w:p>
      <w:r>
        <w:t xml:space="preserve">Address: _Suite 901, Two International Finance Centre, 8 Finance Street, Central, Hong Kong To the extent reasonably practicable and permitted by law, the relevant regulation or court order or other  Table moves to Landing leading from the First Floor to the Ground Floor), the whole of Second Floor and Flat  0 made drafting changes above to make sure</w:t>
      </w:r>
    </w:p>
    <w:p>
      <w:r>
        <w:t xml:space="preserve">(b) we can at least make claims against the</w:t>
      </w:r>
    </w:p>
    <w:p>
      <w:r>
        <w:t xml:space="preserve">legal process, you and your Representative further agree to in advance consult with us regarding the timing, Party itself or between the Disclosing Party and its Affiliates in relation to the Transaction, without your   information which was obtained by you or your Representatives from a third person who is not, to  Table moves from Roofs "A", "B" and "C" of Fourth Floor, McDonald's Building, 46-54 Yee Wo Street, Hong   0</w:t>
      </w:r>
    </w:p>
    <w:p>
      <w:r>
        <w:t xml:space="preserve">Title: Blackstone company entity if their</w:t>
      </w:r>
    </w:p>
    <w:p>
      <w:r>
        <w:t xml:space="preserve">Date: scope and manner of the disclosure of the Confidential Information. prior written consent, the Disclosing Party and its employees and advisors shall not identify you and your   your or your Representatives’ knowledge, as the case may be, prohibited from transmitting the  Embedded Graphics (Visio, ChemDraw, Images etc.) Kong) 2025   0 representatives (within the categories</w:t>
      </w:r>
    </w:p>
    <w:p>
      <w:r>
        <w:t xml:space="preserve">affiliates by name or by identifiable description in connection with the Transaction, entering into this Letter information to you by a contractual, legal or fiduciary obligation owed to the Disclosing Party  Embedded Excel   0 mentioned here) are in breach, or in other</w:t>
      </w:r>
    </w:p>
    <w:p>
      <w:r>
        <w:t xml:space="preserve">You understand that we have not and do not make any representations or warranties, express or implied, or being involved in discussions or negotiations concerning the Transaction to any person other than an cases like agents / financiers who provided</w:t>
      </w:r>
    </w:p>
    <w:p>
      <w:r>
        <w:t xml:space="preserve">(IV)   and/or its Affiliates;</w:t>
      </w:r>
    </w:p>
    <w:p>
      <w:r>
        <w:t xml:space="preserve"> Format changes (i) The Remaining Part of Part A of Portion of Shop No.4 on the Ground Floor, (ii) Portion A   4 the same confidentiality undertaking to the</w:t>
      </w:r>
    </w:p>
    <w:p>
      <w:r>
        <w:t xml:space="preserve">Dear Sir/Madam, regarding the accuracy or completeness of the Confidential Information (save as may subsequently be agreed employee or advisor of the Disclosing Party who reasonably requires access to such information.</w:t>
      </w:r>
    </w:p>
    <w:p>
      <w:r>
        <w:t xml:space="preserve">(c) Total Changes: of Shop No.1 on the Ground Floor and (iii) The Remaining Part of Basement, Good Hope   36 disclosing party, we have direct recourse</w:t>
      </w:r>
    </w:p>
    <w:p>
      <w:r>
        <w:t xml:space="preserve">in any definitive agreement executed and delivered by you and us), and that we have no liability to you or   information which is or becomes publicly available other than by a breach of this Letter by you Building, Nos.612-618 Nathan Road, Nos.5-7 and 13-19 Sai Yeung Choi Street South and against that representative.</w:t>
      </w:r>
    </w:p>
    <w:p>
      <w:r>
        <w:t xml:space="preserve">Notwithstanding anything to the contrary provided elsewhere herein, none of the provisions of this Letter any of your Representatives for damages, claims, or losses resulting from the use of the Confidential and/or your Representatives; and Nos.40G-4013-40H Shantung Street, Kowloon, Hong Kong</w:t>
      </w:r>
    </w:p>
    <w:p>
      <w:r>
        <w:t xml:space="preserve">The Disclosing Party is engaged in a possible transaction with you relating to the public tender of the Information. shall in any way limit the activities of Blackstone Inc. and its affiliates in their businesses distinct from the  </w:t>
      </w:r>
      <w:ins w:id="1" w:author="Converter" w:date="2025-08-14T09:29:53.407Z">
        <w:r>
          <w:t xml:space="preserve">DLA Piper [DLA Piper2]</w:t>
        </w:r>
      </w:ins>
      <w:r>
        <w:t xml:space="preserve"> </w:t>
      </w:r>
      <w:ins w:id="2" w:author="Converter" w:date="2025-08-14T09:29:53.407Z">
        <w:r>
          <w:t xml:space="preserve"> </w:t>
        </w:r>
      </w:ins>
      <w:r>
        <w:t xml:space="preserve"> </w:t>
      </w:r>
      <w:ins w:id="3" w:author="Converter" w:date="2025-08-14T09:29:53.407Z">
        <w:r>
          <w:t xml:space="preserve">August 1,</w:t>
        </w:r>
      </w:ins>
    </w:p>
    <w:p>
      <w:r>
        <w:t xml:space="preserve">(d) properties described in the Schedule (the " real estate business of Blackstone Inc., provided that the Confidential Information is not made available to   information which is independently developed by you or your Representatives without making </w:t>
      </w:r>
      <w:del w:id="4" w:author="Converter" w:date="2025-08-14T09:29:53.407Z">
        <w:r>
          <w:delText xml:space="preserve">2025 05:23 PM</w:delText>
        </w:r>
      </w:del>
    </w:p>
    <w:p>
      <w:r>
        <w:t xml:space="preserve"> (V)  Shop   No.   5 on the Ground Floor, the First Floor and the Second Floor of Yuen Long Trade Properties ") (the " Transaction "). In the course of your  </w:t>
      </w:r>
      <w:del w:id="5" w:author="Converter" w:date="2025-08-14T09:29:53.407Z">
        <w:r>
          <w:delText xml:space="preserve">Note to MRPL: this is fine with us.</w:delText>
        </w:r>
      </w:del>
    </w:p>
    <w:p>
      <w:r>
        <w:t xml:space="preserve">Other than as set out in any other agreement in writing between you and us, neither party hereto shall be consideration of the Transaction, the Disclosing Party may directly or through their respective agent or employees, officers or directors of Blackstone Inc. and its affiliates who are not involved in the real estate reference to the Confidential Information.</w:t>
      </w:r>
    </w:p>
    <w:p>
      <w:r>
        <w:t xml:space="preserve">Centre, 99-109 Castle Peak Road, Yuen Long Section, Yuen Long, New Territories, Hong Kong</w:t>
      </w:r>
    </w:p>
    <w:p>
      <w:r>
        <w:t xml:space="preserve">advisers provide you or your Representatives (as defined below) with Confidential Information. under any obligation to the other not expressly contained herein, including any obligation to proceed with a business of Blackstone Inc. Should the Confidential Information be made available to an employee, officer  </w:t>
      </w:r>
      <w:del w:id="6" w:author="Converter" w:date="2025-08-14T09:29:53.407Z">
        <w:r>
          <w:delText xml:space="preserve">DLA Piper [DLA Piper3]</w:delText>
        </w:r>
      </w:del>
      <w:r>
        <w:t xml:space="preserve">   </w:t>
      </w:r>
      <w:del w:id="7" w:author="Converter" w:date="2025-08-14T09:29:53.407Z">
        <w:r>
          <w:delText xml:space="preserve">August 1,</w:delText>
        </w:r>
      </w:del>
    </w:p>
    <w:p>
      <w:r>
        <w:t xml:space="preserve">or director of Blackstone Inc. and its affiliates who is not involved in the real estate business of Blackstone transaction, until definitive transaction documentation has been executed and delivered by you and us. Upon our written request, you will, and you will direct your Representatives to promptly, as elected by you,   No 2025 05:32 PM</w:t>
      </w:r>
    </w:p>
    <w:p>
      <w:r>
        <w:t xml:space="preserve">For the purpose of this Letter, " failure or delay by us in exercising, nor any single or partial exercise of, any right, power or privilege Inc., such employee, officer or director shall be bound by this Letter in accordance with its terms. Should the return to us all the Confidential Information and all copies thereof or confirm to us in writing (email being (VI) Shop C and Shop D on Ground Floor, Unit B on 1st Floor together with the Flat Roof Confidential Information " means all data, reports, interpretations, forecasts  </w:t>
      </w:r>
      <w:del w:id="8" w:author="Converter" w:date="2025-08-14T09:29:53.407Z">
        <w:r>
          <w:delText xml:space="preserve">Note to MRPL: this is a</w:delText>
        </w:r>
      </w:del>
    </w:p>
    <w:p>
      <w:r>
        <w:t xml:space="preserve">and records containing or otherwise reflecting information and concerning the Disclosing Party and its hereunder shall operate as a waiver thereof or preclude any other or future exercise thereof. Confidential Information be made available to an individual at an affiliate of Blackstone Inc. who is not sufficient) that, save as required by law or regulation or court order or internal document retention polices or appurtenant thereto, the Whole of Flat Roof on 2nd Floor and Portion of Flat Roof (designated </w:t>
      </w:r>
      <w:del w:id="9" w:author="Converter" w:date="2025-08-14T09:29:53.407Z">
        <w:r>
          <w:delText xml:space="preserve">quasi-confidentiality clause reversely</w:delText>
        </w:r>
      </w:del>
    </w:p>
    <w:p>
      <w:r>
        <w:t xml:space="preserve">Affiliates (as defined below) involved in the real estate business of Blackstone Inc. solely for the purpose of assessing and resolving </w:t>
      </w:r>
      <w:ins w:id="10" w:author="Converter" w:date="2025-08-14T09:29:53.407Z">
        <w:r>
          <w:t xml:space="preserve">professional standards, it has been destroyed and you and your Representatives are entitled to retain any</w:t>
        </w:r>
      </w:ins>
      <w:r>
        <w:t xml:space="preserve"> as Flat Roof A) on 3rd Floor of Man Kwong Court, Nos.12F-12G Smithfield, Hong Kong </w:t>
      </w:r>
      <w:del w:id="11" w:author="Converter" w:date="2025-08-14T09:29:53.407Z">
        <w:r>
          <w:delText xml:space="preserve">imposed on MRPL.</w:delText>
        </w:r>
      </w:del>
    </w:p>
    <w:p>
      <w:r>
        <w:t xml:space="preserve">  and the Properties (including their respective direct and indirect owners and</w:t>
      </w:r>
    </w:p>
    <w:p>
      <w:r>
        <w:t xml:space="preserve">You agree that we may suffer irreparable damage and may have no adequate remedy at law if you violate any advisers) which are not available to the general public and which the Disclosing Party or its respective agent </w:t>
      </w:r>
      <w:del w:id="12" w:author="Converter" w:date="2025-08-14T09:29:53.407Z">
        <w:r>
          <w:delText xml:space="preserve">computer records and files containing the Confidential Information and the portion of the Confidential</w:delText>
        </w:r>
      </w:del>
      <w:r>
        <w:t xml:space="preserve"> conflicts and or determining the proper allocation of investment opportunities then such individual shall be We do not think MRPL will act in breach.</w:t>
      </w:r>
    </w:p>
    <w:p>
      <w:r>
        <w:t xml:space="preserve">Information consisting of analyses, compilations, studies or other documents prepared by you, or your term of this Letter. bound or advisers will provide to you on or after the date of this Letter in connection with the Transaction in the (VII)   by     the Shops Nos.1 and 2 on the Ground Floor and Office No.J1 on 1st Floor of Tai Fong Building,   confidentiality and   In such event, you agree that we may have the right, in addition to any other remedy   use   provisions   of   this   Letter,   provided,   however, that   receipt   of</w:t>
      </w:r>
    </w:p>
    <w:p>
      <w:r>
        <w:t xml:space="preserve">course of your consideration of the Transaction, together with analyses, compilations, studies or other Representatives with reference to the Confidential Information which have been created pursuant to the available, to seek injunctive relief without proof of specific damages. You also agree to indemnify and hold Confidential Information by such individual shall not be imputed to the business unit of such individual Cosmopolitan Estate, Kowloon, Hong Kong </w:t>
      </w:r>
      <w:del w:id="13" w:author="Converter" w:date="2025-08-14T09:29:53.407Z">
        <w:r>
          <w:delText xml:space="preserve">But any Affiliates and consultants of MRPL</w:delText>
        </w:r>
      </w:del>
    </w:p>
    <w:p>
      <w:r>
        <w:t xml:space="preserve">should be reminded that Blackstone cannot</w:t>
      </w:r>
    </w:p>
    <w:p>
      <w:r>
        <w:t xml:space="preserve">us against and to pay to us on demand any loss or expense incurred by us by reason of or arising out of documents, whether prepared by you or your Representatives (as defined below) to the extent they contain or automatic electronic archiving and back up procedure. unless such individual conveys, shares or communicates Confidential Information to any person at such be identified publicly as participating in the</w:t>
      </w:r>
    </w:p>
    <w:p>
      <w:r>
        <w:t xml:space="preserve">otherwise reflect such information, the fact that discussions or negotiations are taking place concerning the breach by you or by any of your Representatives of the obligations contained herein, including, without business unit or directs any person at such business unit to take any actions that would contravene the (VIII) </w:t>
      </w:r>
      <w:del w:id="14" w:author="Converter" w:date="2025-08-14T09:29:53.407Z">
        <w:r>
          <w:delText xml:space="preserve">Shop No.1 on the Ground Floor of Manning Theatre Building (also known as No.68 Yuk Wah</w:delText>
        </w:r>
      </w:del>
      <w:r>
        <w:t xml:space="preserve"> transaction.</w:t>
      </w:r>
    </w:p>
    <w:p>
      <w:ins w:id="15" w:author="Converter" w:date="2025-08-14T09:29:53.407Z">
        <w:r>
          <w:t xml:space="preserve">All communications regarding the Disclosing Party and/or the Properties, including requests for additional</w:t>
        </w:r>
      </w:ins>
      <w:r>
        <w:t xml:space="preserve"> Transaction, and any of the terms, conditions or other facts with respect to the Transaction, including the limitation, any costs (including legal costs on a solicitor and own client basis), expenses or other liabilities confidentiality and use provisions. In addition, none of the provisions of this Letter shall in any way apply to Street, Ground Floor), Nos. 68-72 Yuk Wah Street and Nos. 51-55 &amp; 59 Yuk Wah Crescent,</w:t>
      </w:r>
    </w:p>
    <w:p>
      <w:r>
        <w:t xml:space="preserve">status thereof. The term " </w:t>
      </w:r>
      <w:del w:id="16" w:author="Converter" w:date="2025-08-14T09:29:53.407Z">
        <w:r>
          <w:delText xml:space="preserve">information, requests for property tours or management meetings, and discussions or questions related to the</w:delText>
        </w:r>
      </w:del>
      <w:r>
        <w:t xml:space="preserve"> incurred by us in connection with the enforcement of any of our rights or your obligations hereunder or any portfolio company of an affiliate of Blackstone Inc., provided, however, that should the Confidential Kowloon, Hong Kong Affiliates ", in respect of the Disclosing Party, includes McDonald’s Corporation</w:t>
      </w:r>
    </w:p>
    <w:p>
      <w:ins w:id="17" w:author="Converter" w:date="2025-08-14T09:29:53.407Z">
        <w:r>
          <w:t xml:space="preserve">Confidential Information, the Disclosing Party and/or the Properties shall be submitted exclusively to:</w:t>
        </w:r>
      </w:ins>
      <w:r>
        <w:t xml:space="preserve"> (indirect parent of the Disclosing Party) (" pursuant hereto. Information be made available to an employee, officer or director of any portfolio company of an affiliate of Parent "), all direct or indirect subsidiaries, affiliates and joint</w:t>
      </w:r>
    </w:p>
    <w:p>
      <w:r>
        <w:t xml:space="preserve">Blackstone Inc., such employee, officer or director shall be bound by this Letter in accordance with its terms. ventures, all franchisees in and suppliers to the Parent's system, and all officers, directors, employees,</w:t>
      </w:r>
    </w:p>
    <w:p>
      <w:r>
        <w:t xml:space="preserve">Jones Lang LaSalle Limited None of the provisions of this Letter shall in any way limit: (i) the trading of any commercial mortgage All the obligations and liabilities of the parties under this Letter shall lapse on the earlier of (a) one year </w:t>
      </w:r>
      <w:ins w:id="18" w:author="Converter" w:date="2025-08-14T09:29:53.407Z">
        <w:r>
          <w:t xml:space="preserve">agents, consultants, independent contractors, representatives or others acting on behalf of the Disclosing</w:t>
        </w:r>
      </w:ins>
    </w:p>
    <w:p>
      <w:r>
        <w:t xml:space="preserve">Party, the Parent, such direct or indirect subsidiaries, affiliates, joint ventures, franchisees and/or suppliers. from the date of this Letter or (b) the date upon which the parties enter into a definitive agreement in respect </w:t>
      </w:r>
      <w:ins w:id="19" w:author="Converter" w:date="2025-08-14T09:29:53.407Z">
        <w:r>
          <w:t xml:space="preserve">backed securities or other similar instruments (“</w:t>
        </w:r>
      </w:ins>
      <w:r>
        <w:t xml:space="preserve"> Address: 7/F   One   Taikoo Place, 979 King’s Road, Quarry Bay, Hong </w:t>
      </w:r>
      <w:ins w:id="20" w:author="Converter" w:date="2025-08-14T09:29:53.407Z">
        <w:r>
          <w:t xml:space="preserve">CMBS</w:t>
        </w:r>
      </w:ins>
      <w:r>
        <w:t xml:space="preserve"> </w:t>
      </w:r>
      <w:ins w:id="21" w:author="Converter" w:date="2025-08-14T09:29:53.407Z">
        <w:r>
          <w:t xml:space="preserve">”) by you or your affiliates in the ordinary course of</w:t>
        </w:r>
      </w:ins>
    </w:p>
    <w:p>
      <w:r>
        <w:t xml:space="preserve">of the Transaction. </w:t>
      </w:r>
      <w:ins w:id="22" w:author="Converter" w:date="2025-08-14T09:29:53.407Z">
        <w:r>
          <w:t xml:space="preserve">your or their business (including, without limitation, any CMBS which includes any loan or other debt</w:t>
        </w:r>
      </w:ins>
      <w:r>
        <w:t xml:space="preserve"> Kong</w:t>
      </w:r>
    </w:p>
    <w:p>
      <w:r>
        <w:t xml:space="preserve">instrument issued or held by the Disclosing Party or any of its Affiliates or subsidiaries or any debt Telephone:   +852 2846 5820</w:t>
      </w:r>
    </w:p>
    <w:p>
      <w:r>
        <w:t xml:space="preserve">instrument collateralized by one or more of the properties held by the Disclosing Party or any of its Fax: +852 2530 5017</w:t>
      </w:r>
    </w:p>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RdLn</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Converter</dc:creator>
  <cp:lastModifiedBy>Converter</cp:lastModifiedBy>
  <dcterms:created xsi:type="dcterms:W3CDTF">2025-08-14T09:29:53.407Z</dcterms:created>
  <dcterms:modified xsi:type="dcterms:W3CDTF">2025-08-14T09:29:53.407Z</dcterms:modified>
</cp:coreProperties>
</file>